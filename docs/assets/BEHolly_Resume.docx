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F767EC" w:rsidR="00A806D0" w:rsidP="23D7CE73" w:rsidRDefault="00A806D0" w14:paraId="7041CFC5" w14:textId="1F7F828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3D7CE73" w:rsidR="23D7CE73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Brian Holly</w:t>
      </w:r>
      <w:r w:rsidRPr="23D7CE73" w:rsidR="23D7CE73">
        <w:rPr>
          <w:rFonts w:ascii="Times New Roman" w:hAnsi="Times New Roman" w:eastAsia="Times New Roman" w:cs="Times New Roman"/>
          <w:sz w:val="32"/>
          <w:szCs w:val="32"/>
        </w:rPr>
        <w:t xml:space="preserve">                                   </w:t>
      </w:r>
      <w:r>
        <w:tab/>
      </w:r>
      <w:r>
        <w:tab/>
      </w:r>
      <w:r>
        <w:tab/>
      </w:r>
      <w:r w:rsidRPr="23D7CE73" w:rsidR="23D7CE73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bri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a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neholly95@gmail.com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 xml:space="preserve"> | 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208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-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798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-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9227</w:t>
      </w:r>
    </w:p>
    <w:p w:rsidRPr="00F767EC" w:rsidR="003A1A76" w:rsidP="23D7CE73" w:rsidRDefault="005A1B77" w14:paraId="2AA922C5" w14:textId="786FAD37">
      <w:pPr>
        <w:spacing w:after="0" w:line="240" w:lineRule="auto"/>
        <w:rPr>
          <w:rFonts w:ascii="Times New Roman" w:hAnsi="Times New Roman" w:eastAsia="Times New Roman" w:cs="Times New Roman"/>
        </w:rPr>
      </w:pPr>
      <w:r w:rsidRPr="00F767E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D9C704" wp14:editId="37233421">
                <wp:simplePos x="0" y="0"/>
                <wp:positionH relativeFrom="column">
                  <wp:posOffset>9524</wp:posOffset>
                </wp:positionH>
                <wp:positionV relativeFrom="paragraph">
                  <wp:posOffset>61595</wp:posOffset>
                </wp:positionV>
                <wp:extent cx="69056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69DB34BF">
              <v:line id="Straight Connector 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.75pt,4.85pt" to="544.5pt,4.85pt" w14:anchorId="1DEC9D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">
                <v:stroke joinstyle="miter"/>
              </v:line>
            </w:pict>
          </mc:Fallback>
        </mc:AlternateContent>
      </w:r>
    </w:p>
    <w:p w:rsidRPr="00F767EC" w:rsidR="003A1A76" w:rsidP="23D7CE73" w:rsidRDefault="008467F6" w14:paraId="2EF7CF1C" w14:textId="63CE0F18">
      <w:pPr>
        <w:spacing w:after="0" w:line="240" w:lineRule="auto"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</w:rPr>
        <w:t xml:space="preserve">Computer Science student skilled in C/C++, Python, C#, SQL, and development tools including VS Code, MySQL, Git, and Microsoft Teams/Azure. Combines technical </w:t>
      </w:r>
      <w:r w:rsidRPr="23D7CE73" w:rsidR="23D7CE73">
        <w:rPr>
          <w:rFonts w:ascii="Times New Roman" w:hAnsi="Times New Roman" w:eastAsia="Times New Roman" w:cs="Times New Roman"/>
        </w:rPr>
        <w:t>expertise</w:t>
      </w:r>
      <w:r w:rsidRPr="23D7CE73" w:rsidR="23D7CE73">
        <w:rPr>
          <w:rFonts w:ascii="Times New Roman" w:hAnsi="Times New Roman" w:eastAsia="Times New Roman" w:cs="Times New Roman"/>
        </w:rPr>
        <w:t xml:space="preserve"> with professional communication and documentation experience as a Public Safety Officer</w:t>
      </w:r>
      <w:r w:rsidRPr="23D7CE73" w:rsidR="23D7CE73">
        <w:rPr>
          <w:rFonts w:ascii="Times New Roman" w:hAnsi="Times New Roman" w:eastAsia="Times New Roman" w:cs="Times New Roman"/>
        </w:rPr>
        <w:t>, collaborative knowledge from both project experience and</w:t>
      </w:r>
      <w:r w:rsidRPr="23D7CE73" w:rsidR="23D7CE73">
        <w:rPr>
          <w:rFonts w:ascii="Times New Roman" w:hAnsi="Times New Roman" w:eastAsia="Times New Roman" w:cs="Times New Roman"/>
        </w:rPr>
        <w:t xml:space="preserve"> through extra-curricular activities</w:t>
      </w:r>
    </w:p>
    <w:p w:rsidRPr="00F767EC" w:rsidR="008467F6" w:rsidP="23D7CE73" w:rsidRDefault="008467F6" w14:paraId="7EB28285" w14:textId="77777777">
      <w:pPr>
        <w:spacing w:after="0" w:line="240" w:lineRule="auto"/>
        <w:rPr>
          <w:rFonts w:ascii="Times New Roman" w:hAnsi="Times New Roman" w:eastAsia="Times New Roman" w:cs="Times New Roman"/>
          <w:u w:val="single"/>
        </w:rPr>
      </w:pPr>
    </w:p>
    <w:p w:rsidRPr="00F24069" w:rsidR="003A1A76" w:rsidP="23D7CE73" w:rsidRDefault="003A1A76" w14:paraId="73D12070" w14:textId="037D7307">
      <w:pPr>
        <w:pBdr>
          <w:bottom w:val="single" w:color="FF000000" w:sz="6" w:space="1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EDUCATION</w:t>
      </w:r>
    </w:p>
    <w:p w:rsidRPr="00F767EC" w:rsidR="003A1A76" w:rsidP="23D7CE73" w:rsidRDefault="003A1A76" w14:paraId="38D65C87" w14:textId="5901DE22">
      <w:pPr>
        <w:widowControl w:val="0"/>
        <w:spacing w:after="0" w:line="240" w:lineRule="auto"/>
        <w:ind w:left="171" w:right="14" w:hanging="171"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  <w:b w:val="1"/>
          <w:bCs w:val="1"/>
        </w:rPr>
        <w:t xml:space="preserve">Bachelor of Science in </w:t>
      </w:r>
      <w:r w:rsidRPr="23D7CE73" w:rsidR="23D7CE73">
        <w:rPr>
          <w:rFonts w:ascii="Times New Roman" w:hAnsi="Times New Roman" w:eastAsia="Times New Roman" w:cs="Times New Roman"/>
          <w:b w:val="1"/>
          <w:bCs w:val="1"/>
        </w:rPr>
        <w:t>Computer Science</w:t>
      </w:r>
      <w:r w:rsidRPr="23D7CE73" w:rsidR="23D7CE73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3D7CE73" w:rsidR="23D7CE73">
        <w:rPr>
          <w:rFonts w:ascii="Times New Roman" w:hAnsi="Times New Roman" w:eastAsia="Times New Roman" w:cs="Times New Roman"/>
        </w:rPr>
        <w:t xml:space="preserve">            </w:t>
      </w:r>
      <w:r w:rsidRPr="23D7CE73" w:rsidR="23D7CE73">
        <w:rPr>
          <w:rFonts w:ascii="Times New Roman" w:hAnsi="Times New Roman" w:eastAsia="Times New Roman" w:cs="Times New Roman"/>
        </w:rPr>
        <w:t xml:space="preserve">       </w:t>
      </w:r>
      <w:r w:rsidRPr="23D7CE73" w:rsidR="23D7CE73">
        <w:rPr>
          <w:rFonts w:ascii="Times New Roman" w:hAnsi="Times New Roman" w:eastAsia="Times New Roman" w:cs="Times New Roman"/>
        </w:rPr>
        <w:t>Expected</w:t>
      </w:r>
      <w:r w:rsidRPr="23D7CE73" w:rsidR="23D7CE73">
        <w:rPr>
          <w:rFonts w:ascii="Times New Roman" w:hAnsi="Times New Roman" w:eastAsia="Times New Roman" w:cs="Times New Roman"/>
        </w:rPr>
        <w:t xml:space="preserve"> </w:t>
      </w:r>
      <w:r w:rsidRPr="23D7CE73" w:rsidR="23D7CE73">
        <w:rPr>
          <w:rFonts w:ascii="Times New Roman" w:hAnsi="Times New Roman" w:eastAsia="Times New Roman" w:cs="Times New Roman"/>
        </w:rPr>
        <w:t>May 20</w:t>
      </w:r>
      <w:r w:rsidRPr="23D7CE73" w:rsidR="23D7CE73">
        <w:rPr>
          <w:rFonts w:ascii="Times New Roman" w:hAnsi="Times New Roman" w:eastAsia="Times New Roman" w:cs="Times New Roman"/>
        </w:rPr>
        <w:t>27</w:t>
      </w:r>
      <w:r>
        <w:br/>
      </w:r>
      <w:r w:rsidRPr="23D7CE73" w:rsidR="23D7CE73">
        <w:rPr>
          <w:rFonts w:ascii="Times New Roman" w:hAnsi="Times New Roman" w:eastAsia="Times New Roman" w:cs="Times New Roman"/>
          <w:i w:val="1"/>
          <w:iCs w:val="1"/>
        </w:rPr>
        <w:t xml:space="preserve">Lewis-Clark State College (LCSC) </w:t>
      </w:r>
      <w:r w:rsidRPr="23D7CE73" w:rsidR="23D7CE73">
        <w:rPr>
          <w:rFonts w:ascii="Times New Roman" w:hAnsi="Times New Roman" w:eastAsia="Times New Roman" w:cs="Times New Roman"/>
          <w:b w:val="1"/>
          <w:bCs w:val="1"/>
          <w:i w:val="1"/>
          <w:iCs w:val="1"/>
          <w:smallCaps w:val="1"/>
        </w:rPr>
        <w:t xml:space="preserve">| </w:t>
      </w:r>
      <w:r w:rsidRPr="23D7CE73" w:rsidR="23D7CE73">
        <w:rPr>
          <w:rFonts w:ascii="Times New Roman" w:hAnsi="Times New Roman" w:eastAsia="Times New Roman" w:cs="Times New Roman"/>
        </w:rPr>
        <w:t>Lewiston, ID</w:t>
      </w:r>
    </w:p>
    <w:p w:rsidRPr="00F767EC" w:rsidR="003A1A76" w:rsidP="23D7CE73" w:rsidRDefault="003A1A76" w14:paraId="12A879FE" w14:textId="77777777">
      <w:pPr>
        <w:spacing w:after="0" w:line="240" w:lineRule="auto"/>
        <w:rPr>
          <w:rFonts w:ascii="Times New Roman" w:hAnsi="Times New Roman" w:eastAsia="Times New Roman" w:cs="Times New Roman"/>
          <w:u w:val="single"/>
        </w:rPr>
      </w:pPr>
    </w:p>
    <w:p w:rsidRPr="00F24069" w:rsidR="008467F6" w:rsidP="23D7CE73" w:rsidRDefault="008467F6" w14:paraId="52DC5DF3" w14:textId="392F8A64">
      <w:pPr>
        <w:pBdr>
          <w:bottom w:val="single" w:color="FF000000" w:sz="6" w:space="1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PROJECTS</w:t>
      </w:r>
    </w:p>
    <w:p w:rsidRPr="00F767EC" w:rsidR="008467F6" w:rsidP="23D7CE73" w:rsidRDefault="008467F6" w14:paraId="5C883CC8" w14:textId="083DAE65">
      <w:pPr>
        <w:spacing w:after="0" w:line="276" w:lineRule="auto"/>
        <w:contextualSpacing w:val="1"/>
        <w:rPr>
          <w:rFonts w:ascii="Times New Roman" w:hAnsi="Times New Roman" w:eastAsia="Times New Roman" w:cs="Times New Roman"/>
          <w:kern w:val="2"/>
          <w14:ligatures w14:val="standardContextual"/>
        </w:rPr>
      </w:pPr>
      <w:r w:rsidRPr="23D7CE73">
        <w:rPr>
          <w:rFonts w:ascii="Times New Roman" w:hAnsi="Times New Roman" w:eastAsia="Times New Roman" w:cs="Times New Roman"/>
          <w:b w:val="1"/>
          <w:bCs w:val="1"/>
          <w:kern w:val="2"/>
          <w14:ligatures w14:val="standardContextual"/>
        </w:rPr>
        <w:t>Maze Animation in Blender</w:t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23D7CE73">
        <w:rPr>
          <w:rFonts w:ascii="Times New Roman" w:hAnsi="Times New Roman" w:eastAsia="Times New Roman" w:cs="Times New Roman"/>
          <w:b w:val="1"/>
          <w:bCs w:val="1"/>
          <w:kern w:val="2"/>
          <w14:ligatures w14:val="standardContextual"/>
        </w:rPr>
        <w:t xml:space="preserve">           </w:t>
      </w:r>
      <w:r w:rsidRPr="23D7CE73" w:rsidR="00B03CA8">
        <w:rPr>
          <w:rFonts w:ascii="Times New Roman" w:hAnsi="Times New Roman" w:eastAsia="Times New Roman" w:cs="Times New Roman"/>
          <w:kern w:val="2"/>
          <w14:ligatures w14:val="standardContextual"/>
        </w:rPr>
        <w:t>November 202</w:t>
      </w:r>
      <w:r w:rsidRPr="23D7CE73" w:rsidR="002064BD">
        <w:rPr>
          <w:rFonts w:ascii="Times New Roman" w:hAnsi="Times New Roman" w:eastAsia="Times New Roman" w:cs="Times New Roman"/>
          <w:kern w:val="2"/>
          <w14:ligatures w14:val="standardContextual"/>
        </w:rPr>
        <w:t>5</w:t>
      </w:r>
    </w:p>
    <w:p w:rsidRPr="00F767EC" w:rsidR="008467F6" w:rsidP="23D7CE73" w:rsidRDefault="008467F6" w14:paraId="71909D5E" w14:textId="7CE88523">
      <w:pPr>
        <w:pStyle w:val="ListParagraph"/>
        <w:numPr>
          <w:ilvl w:val="0"/>
          <w:numId w:val="11"/>
        </w:numPr>
        <w:tabs>
          <w:tab w:val="num" w:pos="360"/>
        </w:tabs>
        <w:spacing w:after="0" w:line="278" w:lineRule="auto"/>
        <w:rPr>
          <w:rFonts w:ascii="Times New Roman" w:hAnsi="Times New Roman" w:eastAsia="Times New Roman" w:cs="Times New Roman"/>
          <w:kern w:val="2"/>
          <w14:ligatures w14:val="standardContextual"/>
        </w:rPr>
      </w:pP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Developed a program that would procedurally create a maze and then have a camera 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>traverse through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the maze</w:t>
      </w:r>
      <w:r w:rsidRPr="23D7CE73" w:rsidR="008F67E0">
        <w:rPr>
          <w:rFonts w:ascii="Times New Roman" w:hAnsi="Times New Roman" w:eastAsia="Times New Roman" w:cs="Times New Roman"/>
          <w:kern w:val="2"/>
          <w14:ligatures w14:val="standardContextual"/>
        </w:rPr>
        <w:t>,</w:t>
      </w:r>
      <w:r w:rsidRPr="23D7CE73" w:rsidR="00B76EB9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</w:t>
      </w:r>
      <w:r w:rsidRPr="23D7CE73" w:rsidR="0027756B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including animated objects </w:t>
      </w:r>
      <w:r w:rsidRPr="23D7CE73" w:rsidR="0027756B">
        <w:rPr>
          <w:rFonts w:ascii="Times New Roman" w:hAnsi="Times New Roman" w:eastAsia="Times New Roman" w:cs="Times New Roman"/>
          <w:kern w:val="2"/>
          <w14:ligatures w14:val="standardContextual"/>
        </w:rPr>
        <w:t>demonstrating</w:t>
      </w:r>
      <w:r w:rsidRPr="23D7CE73" w:rsidR="0027756B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ability to</w:t>
      </w:r>
      <w:r w:rsidRPr="23D7CE73" w:rsidR="00533924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follow instructions prescribed by the project.</w:t>
      </w:r>
      <w:r w:rsidRPr="23D7CE73" w:rsidR="0027756B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</w:t>
      </w:r>
    </w:p>
    <w:p w:rsidR="008467F6" w:rsidP="23D7CE73" w:rsidRDefault="008467F6" w14:paraId="0B058D4F" w14:textId="4DCB6D68">
      <w:pPr>
        <w:pStyle w:val="ListParagraph"/>
        <w:numPr>
          <w:ilvl w:val="0"/>
          <w:numId w:val="11"/>
        </w:numPr>
        <w:tabs>
          <w:tab w:val="num" w:pos="360"/>
        </w:tabs>
        <w:spacing w:after="0" w:line="278" w:lineRule="auto"/>
        <w:rPr>
          <w:rFonts w:ascii="Times New Roman" w:hAnsi="Times New Roman" w:eastAsia="Times New Roman" w:cs="Times New Roman"/>
          <w:kern w:val="2"/>
          <w14:ligatures w14:val="standardContextual"/>
        </w:rPr>
      </w:pP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All objects and animations were created programmatically in 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>Python</w:t>
      </w:r>
      <w:r w:rsidRPr="23D7CE73" w:rsidR="007F0AB6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, </w:t>
      </w:r>
      <w:r w:rsidRPr="23D7CE73" w:rsidR="00B76EB9">
        <w:rPr>
          <w:rFonts w:ascii="Times New Roman" w:hAnsi="Times New Roman" w:eastAsia="Times New Roman" w:cs="Times New Roman"/>
          <w:kern w:val="2"/>
          <w14:ligatures w14:val="standardContextual"/>
        </w:rPr>
        <w:t>demonstrating</w:t>
      </w:r>
      <w:r w:rsidRPr="23D7CE73" w:rsidR="00B76EB9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knowledge of Blender’s API and skill with Python.</w:t>
      </w:r>
    </w:p>
    <w:p w:rsidRPr="00F767EC" w:rsidR="00A806D0" w:rsidP="23D7CE73" w:rsidRDefault="00A806D0" w14:paraId="739DCFE6" w14:textId="77777777">
      <w:pPr>
        <w:pStyle w:val="ListParagraph"/>
        <w:spacing w:after="0" w:line="278" w:lineRule="auto"/>
        <w:rPr>
          <w:rFonts w:ascii="Times New Roman" w:hAnsi="Times New Roman" w:eastAsia="Times New Roman" w:cs="Times New Roman"/>
          <w:kern w:val="2"/>
          <w14:ligatures w14:val="standardContextual"/>
        </w:rPr>
      </w:pPr>
    </w:p>
    <w:p w:rsidRPr="00F767EC" w:rsidR="008467F6" w:rsidP="23D7CE73" w:rsidRDefault="008467F6" w14:paraId="6F0AB8E8" w14:textId="13A2DC78">
      <w:pPr>
        <w:spacing w:after="0" w:line="276" w:lineRule="auto"/>
        <w:ind w:left="360" w:hanging="360"/>
        <w:contextualSpacing w:val="1"/>
        <w:rPr>
          <w:rFonts w:ascii="Times New Roman" w:hAnsi="Times New Roman" w:eastAsia="Times New Roman" w:cs="Times New Roman"/>
          <w:b w:val="1"/>
          <w:bCs w:val="1"/>
          <w:kern w:val="2"/>
          <w14:ligatures w14:val="standardContextual"/>
        </w:rPr>
      </w:pPr>
      <w:r w:rsidRPr="23D7CE73">
        <w:rPr>
          <w:rFonts w:ascii="Times New Roman" w:hAnsi="Times New Roman" w:eastAsia="Times New Roman" w:cs="Times New Roman"/>
          <w:b w:val="1"/>
          <w:bCs w:val="1"/>
          <w:kern w:val="2"/>
          <w14:ligatures w14:val="standardContextual"/>
        </w:rPr>
        <w:t>Flutter Budgeting App</w:t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00F767EC" w:rsidR="00345AE0">
        <w:rPr>
          <w:rFonts w:eastAsia="Aptos" w:asciiTheme="majorBidi" w:hAnsiTheme="majorBidi" w:cstheme="majorBidi"/>
          <w:b/>
          <w:bCs/>
          <w:kern w:val="2"/>
          <w14:ligatures w14:val="standardContextual"/>
        </w:rPr>
        <w:tab/>
      </w:r>
      <w:r w:rsidRPr="23D7CE73" w:rsidR="00345AE0">
        <w:rPr>
          <w:rFonts w:ascii="Times New Roman" w:hAnsi="Times New Roman" w:eastAsia="Times New Roman" w:cs="Times New Roman"/>
          <w:b w:val="1"/>
          <w:bCs w:val="1"/>
          <w:kern w:val="2"/>
          <w14:ligatures w14:val="standardContextual"/>
        </w:rPr>
        <w:t xml:space="preserve">             </w:t>
      </w:r>
      <w:r w:rsidRPr="23D7CE73" w:rsidR="00CA4020">
        <w:rPr>
          <w:rFonts w:ascii="Times New Roman" w:hAnsi="Times New Roman" w:eastAsia="Times New Roman" w:cs="Times New Roman"/>
          <w:kern w:val="2"/>
          <w14:ligatures w14:val="standardContextual"/>
        </w:rPr>
        <w:t>January 2026 - ongoing</w:t>
      </w:r>
    </w:p>
    <w:p w:rsidRPr="00F767EC" w:rsidR="008467F6" w:rsidP="23D7CE73" w:rsidRDefault="008467F6" w14:paraId="096498BE" w14:textId="77777777">
      <w:pPr>
        <w:pStyle w:val="ListParagraph"/>
        <w:numPr>
          <w:ilvl w:val="0"/>
          <w:numId w:val="12"/>
        </w:numPr>
        <w:tabs>
          <w:tab w:val="num" w:pos="360"/>
        </w:tabs>
        <w:spacing w:after="0" w:line="278" w:lineRule="auto"/>
        <w:rPr>
          <w:rFonts w:ascii="Times New Roman" w:hAnsi="Times New Roman" w:eastAsia="Times New Roman" w:cs="Times New Roman"/>
          <w:kern w:val="2"/>
          <w14:ligatures w14:val="standardContextual"/>
        </w:rPr>
      </w:pP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Developer for a budgeting app using Flutter and 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Supabase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. </w:t>
      </w:r>
    </w:p>
    <w:p w:rsidRPr="00F767EC" w:rsidR="008467F6" w:rsidP="23D7CE73" w:rsidRDefault="008467F6" w14:paraId="73445942" w14:textId="77777777">
      <w:pPr>
        <w:pStyle w:val="ListParagraph"/>
        <w:numPr>
          <w:ilvl w:val="0"/>
          <w:numId w:val="12"/>
        </w:numPr>
        <w:tabs>
          <w:tab w:val="num" w:pos="360"/>
        </w:tabs>
        <w:spacing w:after="0" w:line="278" w:lineRule="auto"/>
        <w:rPr>
          <w:rFonts w:ascii="Times New Roman" w:hAnsi="Times New Roman" w:eastAsia="Times New Roman" w:cs="Times New Roman"/>
          <w:kern w:val="2"/>
          <w14:ligatures w14:val="standardContextual"/>
        </w:rPr>
      </w:pP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Implemented features include the home screen, user authentication, and initial table setup of 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>Supabase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>.</w:t>
      </w:r>
    </w:p>
    <w:p w:rsidRPr="00F767EC" w:rsidR="008467F6" w:rsidP="23D7CE73" w:rsidRDefault="008467F6" w14:paraId="20212793" w14:textId="085F1156">
      <w:pPr>
        <w:pStyle w:val="ListParagraph"/>
        <w:numPr>
          <w:ilvl w:val="0"/>
          <w:numId w:val="12"/>
        </w:numPr>
        <w:tabs>
          <w:tab w:val="num" w:pos="360"/>
        </w:tabs>
        <w:spacing w:after="0" w:line="276" w:lineRule="auto"/>
        <w:rPr>
          <w:rFonts w:ascii="Times New Roman" w:hAnsi="Times New Roman" w:eastAsia="Times New Roman" w:cs="Times New Roman"/>
          <w:kern w:val="2"/>
          <w:sz w:val="24"/>
          <w:szCs w:val="24"/>
          <w14:ligatures w14:val="standardContextual"/>
        </w:rPr>
      </w:pP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>Collaborated with a team of four</w:t>
      </w:r>
      <w:r w:rsidRPr="23D7CE73" w:rsidR="00C6169E">
        <w:rPr>
          <w:rFonts w:ascii="Times New Roman" w:hAnsi="Times New Roman" w:eastAsia="Times New Roman" w:cs="Times New Roman"/>
          <w:kern w:val="2"/>
          <w14:ligatures w14:val="standardContextual"/>
        </w:rPr>
        <w:t>,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utilizing</w:t>
      </w: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agile principles</w:t>
      </w:r>
      <w:r w:rsidRPr="23D7CE73" w:rsidR="00C6169E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to plan, develop, and test app features</w:t>
      </w:r>
      <w:ins w:author="Guest User" w:date="2026-03-24T20:48:35.624Z" w16du:dateUtc="2026-03-24T20:48:35.624Z" w:id="1102247578">
        <w:r w:rsidRPr="23D7CE73" w:rsidR="00C6169E">
          <w:rPr>
            <w:rFonts w:ascii="Times New Roman" w:hAnsi="Times New Roman" w:eastAsia="Times New Roman" w:cs="Times New Roman"/>
            <w:kern w:val="2"/>
            <w14:ligatures w14:val="standardContextual"/>
          </w:rPr>
          <w:t xml:space="preserve">.</w:t>
        </w:r>
      </w:ins>
    </w:p>
    <w:p w:rsidRPr="00F767EC" w:rsidR="007F673E" w:rsidP="23D7CE73" w:rsidRDefault="008F67E0" w14:paraId="645CBBAB" w14:textId="10931F86">
      <w:pPr>
        <w:pStyle w:val="ListParagraph"/>
        <w:numPr>
          <w:ilvl w:val="0"/>
          <w:numId w:val="12"/>
        </w:numPr>
        <w:tabs>
          <w:tab w:val="num" w:pos="360"/>
        </w:tabs>
        <w:spacing w:after="0" w:line="240" w:lineRule="auto"/>
        <w:rPr>
          <w:rFonts w:ascii="Times New Roman" w:hAnsi="Times New Roman" w:eastAsia="Times New Roman" w:cs="Times New Roman"/>
        </w:rPr>
      </w:pPr>
      <w:r w:rsidRPr="23D7CE73">
        <w:rPr>
          <w:rFonts w:ascii="Times New Roman" w:hAnsi="Times New Roman" w:eastAsia="Times New Roman" w:cs="Times New Roman"/>
          <w:kern w:val="2"/>
          <w14:ligatures w14:val="standardContextual"/>
        </w:rPr>
        <w:t>Developed</w:t>
      </w:r>
      <w:r w:rsidRPr="23D7CE73" w:rsidR="008467F6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</w:t>
      </w:r>
      <w:r w:rsidRPr="23D7CE73" w:rsidR="00C6169E">
        <w:rPr>
          <w:rFonts w:ascii="Times New Roman" w:hAnsi="Times New Roman" w:eastAsia="Times New Roman" w:cs="Times New Roman"/>
          <w:kern w:val="2"/>
          <w14:ligatures w14:val="standardContextual"/>
        </w:rPr>
        <w:t>front-end</w:t>
      </w:r>
      <w:r w:rsidRPr="23D7CE73" w:rsidR="008467F6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components in </w:t>
      </w:r>
      <w:r w:rsidRPr="23D7CE73" w:rsidR="00C6169E">
        <w:rPr>
          <w:rFonts w:ascii="Times New Roman" w:hAnsi="Times New Roman" w:eastAsia="Times New Roman" w:cs="Times New Roman"/>
          <w:kern w:val="2"/>
          <w14:ligatures w14:val="standardContextual"/>
        </w:rPr>
        <w:t>Dart</w:t>
      </w:r>
      <w:r w:rsidRPr="23D7CE73" w:rsidR="008467F6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and integrated database connectivity using </w:t>
      </w:r>
      <w:r w:rsidRPr="23D7CE73" w:rsidR="008467F6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Supabase</w:t>
      </w:r>
      <w:r w:rsidRPr="23D7CE73" w:rsidR="008467F6">
        <w:rPr>
          <w:rFonts w:ascii="Times New Roman" w:hAnsi="Times New Roman" w:eastAsia="Times New Roman" w:cs="Times New Roman"/>
          <w:kern w:val="2"/>
          <w14:ligatures w14:val="standardContextual"/>
        </w:rPr>
        <w:t xml:space="preserve"> API.</w:t>
      </w:r>
    </w:p>
    <w:p w:rsidRPr="00F767EC" w:rsidR="00BF075D" w:rsidP="23D7CE73" w:rsidRDefault="00BF075D" w14:paraId="1479970A" w14:textId="77777777">
      <w:pPr>
        <w:pStyle w:val="ListParagraph"/>
        <w:spacing w:after="0" w:line="240" w:lineRule="auto"/>
        <w:rPr>
          <w:rFonts w:ascii="Times New Roman" w:hAnsi="Times New Roman" w:eastAsia="Times New Roman" w:cs="Times New Roman"/>
        </w:rPr>
      </w:pPr>
    </w:p>
    <w:p w:rsidRPr="00A806D0" w:rsidR="00A806D0" w:rsidP="23D7CE73" w:rsidRDefault="008467F6" w14:paraId="19C7882C" w14:textId="5B2BEC40">
      <w:pPr>
        <w:pBdr>
          <w:bottom w:val="single" w:color="FF000000" w:sz="6" w:space="1"/>
        </w:pBd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 xml:space="preserve">WORK </w:t>
      </w: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EXPERIENCE</w:t>
      </w:r>
    </w:p>
    <w:p w:rsidRPr="00F767EC" w:rsidR="003A1A76" w:rsidP="23D7CE73" w:rsidRDefault="008467F6" w14:paraId="7B017D5B" w14:textId="0F21C7BC">
      <w:pPr>
        <w:spacing w:after="0" w:line="240" w:lineRule="auto"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  <w:b w:val="1"/>
          <w:bCs w:val="1"/>
        </w:rPr>
        <w:t>Public Safety Officer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3D7CE73" w:rsidR="23D7CE73">
        <w:rPr>
          <w:rFonts w:ascii="Times New Roman" w:hAnsi="Times New Roman" w:eastAsia="Times New Roman" w:cs="Times New Roman"/>
          <w:b w:val="1"/>
          <w:bCs w:val="1"/>
        </w:rPr>
        <w:t xml:space="preserve">      </w:t>
      </w:r>
      <w:r w:rsidRPr="23D7CE73" w:rsidR="23D7CE73">
        <w:rPr>
          <w:rFonts w:ascii="Times New Roman" w:hAnsi="Times New Roman" w:eastAsia="Times New Roman" w:cs="Times New Roman"/>
        </w:rPr>
        <w:t>June 2023 – Present</w:t>
      </w:r>
      <w:r>
        <w:br/>
      </w:r>
      <w:r w:rsidRPr="23D7CE73" w:rsidR="23D7CE73">
        <w:rPr>
          <w:rFonts w:ascii="Times New Roman" w:hAnsi="Times New Roman" w:eastAsia="Times New Roman" w:cs="Times New Roman"/>
          <w:i w:val="1"/>
          <w:iCs w:val="1"/>
        </w:rPr>
        <w:t>LC State Public Safety</w:t>
      </w:r>
      <w:r w:rsidRPr="23D7CE73" w:rsidR="23D7CE73">
        <w:rPr>
          <w:rFonts w:ascii="Times New Roman" w:hAnsi="Times New Roman" w:eastAsia="Times New Roman" w:cs="Times New Roman"/>
        </w:rPr>
        <w:t xml:space="preserve"> </w:t>
      </w:r>
      <w:r w:rsidRPr="23D7CE73" w:rsidR="23D7CE73">
        <w:rPr>
          <w:rFonts w:ascii="Times New Roman" w:hAnsi="Times New Roman" w:eastAsia="Times New Roman" w:cs="Times New Roman"/>
          <w:b w:val="1"/>
          <w:bCs w:val="1"/>
          <w:i w:val="1"/>
          <w:iCs w:val="1"/>
          <w:smallCaps w:val="1"/>
        </w:rPr>
        <w:t>|</w:t>
      </w:r>
      <w:r w:rsidRPr="23D7CE73" w:rsidR="23D7CE73">
        <w:rPr>
          <w:rFonts w:ascii="Times New Roman" w:hAnsi="Times New Roman" w:eastAsia="Times New Roman" w:cs="Times New Roman"/>
        </w:rPr>
        <w:t xml:space="preserve"> Lewiston, ID</w:t>
      </w:r>
    </w:p>
    <w:p w:rsidRPr="00F767EC" w:rsidR="00C6169E" w:rsidP="23D7CE73" w:rsidRDefault="00C6169E" w14:paraId="6EE0AF64" w14:textId="77777777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F767EC" w:rsidR="00C6169E" w:rsidP="23D7CE73" w:rsidRDefault="00C6169E" w14:paraId="3775DFEC" w14:textId="6E59E1B5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</w:rPr>
        <w:t>Ensure campus safety by conducting routine inspections, responding to incidents, and documenting all actions with detailed, professional reports</w:t>
      </w:r>
      <w:ins w:author="Guest User" w:date="2026-03-24T20:48:37.676Z" w16du:dateUtc="2026-03-24T20:48:37.676Z" w:id="352477659">
        <w:r w:rsidRPr="23D7CE73" w:rsidR="23D7CE73">
          <w:rPr>
            <w:rFonts w:ascii="Times New Roman" w:hAnsi="Times New Roman" w:eastAsia="Times New Roman" w:cs="Times New Roman"/>
          </w:rPr>
          <w:t>.</w:t>
        </w:r>
      </w:ins>
    </w:p>
    <w:p w:rsidRPr="00F767EC" w:rsidR="00C6169E" w:rsidP="23D7CE73" w:rsidRDefault="00C6169E" w14:paraId="401C3F12" w14:textId="003E55F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</w:rPr>
        <w:t xml:space="preserve">Communicated clearly and efficiently with team members via radio and email to coordinate safety measures and incident </w:t>
      </w:r>
      <w:r w:rsidRPr="23D7CE73" w:rsidR="23D7CE73">
        <w:rPr>
          <w:rFonts w:ascii="Times New Roman" w:hAnsi="Times New Roman" w:eastAsia="Times New Roman" w:cs="Times New Roman"/>
        </w:rPr>
        <w:t>response.</w:t>
      </w:r>
    </w:p>
    <w:p w:rsidRPr="00F767EC" w:rsidR="00C6169E" w:rsidP="23D7CE73" w:rsidRDefault="00C6169E" w14:paraId="16AC6351" w14:textId="613DE623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</w:rPr>
        <w:t>Maintained</w:t>
      </w:r>
      <w:r w:rsidRPr="23D7CE73" w:rsidR="23D7CE73">
        <w:rPr>
          <w:rFonts w:ascii="Times New Roman" w:hAnsi="Times New Roman" w:eastAsia="Times New Roman" w:cs="Times New Roman"/>
        </w:rPr>
        <w:t xml:space="preserve"> </w:t>
      </w:r>
      <w:r w:rsidRPr="23D7CE73" w:rsidR="23D7CE73">
        <w:rPr>
          <w:rFonts w:ascii="Times New Roman" w:hAnsi="Times New Roman" w:eastAsia="Times New Roman" w:cs="Times New Roman"/>
        </w:rPr>
        <w:t>accurate</w:t>
      </w:r>
      <w:r w:rsidRPr="23D7CE73" w:rsidR="23D7CE73">
        <w:rPr>
          <w:rFonts w:ascii="Times New Roman" w:hAnsi="Times New Roman" w:eastAsia="Times New Roman" w:cs="Times New Roman"/>
        </w:rPr>
        <w:t xml:space="preserve"> records of incidents, inspections, and safety procedures to support accountability and compliance.</w:t>
      </w:r>
    </w:p>
    <w:p w:rsidR="009132CB" w:rsidP="23D7CE73" w:rsidRDefault="00C6169E" w14:paraId="51EC151A" w14:textId="37411517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</w:rPr>
        <w:t>Developed strong problem-solving and situational awareness skills while managing multiple responsibilities in a fast-paced environment.</w:t>
      </w:r>
    </w:p>
    <w:p w:rsidR="00D1713A" w:rsidP="23D7CE73" w:rsidRDefault="00D1713A" w14:paraId="7CB96BB4" w14:textId="77777777">
      <w:pPr>
        <w:pStyle w:val="ListParagraph"/>
        <w:spacing w:after="0" w:line="240" w:lineRule="auto"/>
        <w:rPr>
          <w:rFonts w:ascii="Times New Roman" w:hAnsi="Times New Roman" w:eastAsia="Times New Roman" w:cs="Times New Roman"/>
        </w:rPr>
      </w:pPr>
    </w:p>
    <w:p w:rsidR="23D7CE73" w:rsidP="23D7CE73" w:rsidRDefault="23D7CE73" w14:paraId="2DD6BD31" w14:textId="383CEA61">
      <w:pPr>
        <w:pStyle w:val="Normal"/>
        <w:suppressLineNumbers w:val="0"/>
        <w:pBdr>
          <w:bottom w:val="single" w:color="FF000000" w:sz="6" w:space="1"/>
        </w:pBdr>
        <w:bidi w:val="0"/>
        <w:spacing w:before="0" w:beforeAutospacing="off" w:after="0" w:afterAutospacing="off" w:line="240" w:lineRule="auto"/>
        <w:ind w:left="0" w:right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23D7CE73" w:rsidR="23D7CE73">
        <w:rPr>
          <w:rFonts w:ascii="Times New Roman" w:hAnsi="Times New Roman" w:eastAsia="Times New Roman" w:cs="Times New Roman"/>
          <w:sz w:val="24"/>
          <w:szCs w:val="24"/>
        </w:rPr>
        <w:t>CAMPUS INVOLVEMENT</w:t>
      </w:r>
    </w:p>
    <w:p w:rsidR="00D1713A" w:rsidP="23D7CE73" w:rsidRDefault="00D1713A" w14:paraId="7934F57B" w14:textId="1C006F07">
      <w:pPr>
        <w:numPr>
          <w:ilvl w:val="0"/>
          <w:numId w:val="0"/>
        </w:numPr>
        <w:spacing w:after="0" w:line="240" w:lineRule="auto"/>
        <w:ind/>
        <w:rPr>
          <w:rFonts w:ascii="Times New Roman" w:hAnsi="Times New Roman" w:eastAsia="Times New Roman" w:cs="Times New Roman"/>
        </w:rPr>
      </w:pPr>
      <w:r w:rsidRPr="23D7CE73" w:rsidR="23D7CE73">
        <w:rPr>
          <w:rFonts w:ascii="Times New Roman" w:hAnsi="Times New Roman" w:eastAsia="Times New Roman" w:cs="Times New Roman"/>
          <w:b w:val="1"/>
          <w:bCs w:val="1"/>
        </w:rPr>
        <w:t>First Scholars Committee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3D7CE73" w:rsidR="23D7CE73">
        <w:rPr>
          <w:rFonts w:ascii="Times New Roman" w:hAnsi="Times New Roman" w:eastAsia="Times New Roman" w:cs="Times New Roman"/>
          <w:b w:val="1"/>
          <w:bCs w:val="1"/>
        </w:rPr>
        <w:t xml:space="preserve"> </w:t>
      </w:r>
      <w:r w:rsidRPr="23D7CE73" w:rsidR="23D7CE73">
        <w:rPr>
          <w:rFonts w:ascii="Times New Roman" w:hAnsi="Times New Roman" w:eastAsia="Times New Roman" w:cs="Times New Roman"/>
        </w:rPr>
        <w:t>January 2025 - Present</w:t>
      </w:r>
    </w:p>
    <w:p w:rsidR="23D7CE73" w:rsidP="23D7CE73" w:rsidRDefault="23D7CE73" w14:paraId="50D5E95F" w14:textId="67B51198">
      <w:pPr>
        <w:pStyle w:val="ListBullet"/>
        <w:rPr>
          <w:rFonts w:ascii="Times New Roman" w:hAnsi="Times New Roman" w:eastAsia="Times New Roman" w:cs="Times New Roman"/>
          <w:color w:val="auto"/>
        </w:rPr>
      </w:pPr>
      <w:r w:rsidRPr="23D7CE73" w:rsidR="23D7CE73">
        <w:rPr>
          <w:rFonts w:ascii="Times New Roman" w:hAnsi="Times New Roman" w:eastAsia="Times New Roman" w:cs="Times New Roman"/>
          <w:color w:val="auto"/>
        </w:rPr>
        <w:t xml:space="preserve">Collaborate with campus </w:t>
      </w:r>
      <w:r w:rsidRPr="23D7CE73" w:rsidR="23D7CE73">
        <w:rPr>
          <w:rFonts w:ascii="Times New Roman" w:hAnsi="Times New Roman" w:eastAsia="Times New Roman" w:cs="Times New Roman"/>
          <w:color w:val="auto"/>
        </w:rPr>
        <w:t>partners</w:t>
      </w:r>
      <w:r w:rsidRPr="23D7CE73" w:rsidR="23D7CE73">
        <w:rPr>
          <w:rFonts w:ascii="Times New Roman" w:hAnsi="Times New Roman" w:eastAsia="Times New Roman" w:cs="Times New Roman"/>
          <w:color w:val="auto"/>
        </w:rPr>
        <w:t xml:space="preserve"> to </w:t>
      </w:r>
      <w:r w:rsidRPr="23D7CE73" w:rsidR="23D7CE73">
        <w:rPr>
          <w:rFonts w:ascii="Times New Roman" w:hAnsi="Times New Roman" w:eastAsia="Times New Roman" w:cs="Times New Roman"/>
          <w:color w:val="auto"/>
        </w:rPr>
        <w:t>identify</w:t>
      </w:r>
      <w:r w:rsidRPr="23D7CE73" w:rsidR="23D7CE73">
        <w:rPr>
          <w:rFonts w:ascii="Times New Roman" w:hAnsi="Times New Roman" w:eastAsia="Times New Roman" w:cs="Times New Roman"/>
          <w:color w:val="auto"/>
        </w:rPr>
        <w:t xml:space="preserve"> barriers </w:t>
      </w:r>
      <w:r w:rsidRPr="23D7CE73" w:rsidR="23D7CE73">
        <w:rPr>
          <w:rFonts w:ascii="Times New Roman" w:hAnsi="Times New Roman" w:eastAsia="Times New Roman" w:cs="Times New Roman"/>
          <w:color w:val="auto"/>
        </w:rPr>
        <w:t>impacting</w:t>
      </w:r>
      <w:r w:rsidRPr="23D7CE73" w:rsidR="23D7CE73">
        <w:rPr>
          <w:rFonts w:ascii="Times New Roman" w:hAnsi="Times New Roman" w:eastAsia="Times New Roman" w:cs="Times New Roman"/>
          <w:color w:val="auto"/>
        </w:rPr>
        <w:t xml:space="preserve"> first-generation student participation in support programs.</w:t>
      </w:r>
    </w:p>
    <w:p w:rsidR="23D7CE73" w:rsidP="23D7CE73" w:rsidRDefault="23D7CE73" w14:paraId="6C0FD94A" w14:textId="03C5B3A6">
      <w:pPr>
        <w:pStyle w:val="ListBullet"/>
        <w:rPr>
          <w:rFonts w:ascii="Times New Roman" w:hAnsi="Times New Roman" w:eastAsia="Times New Roman" w:cs="Times New Roman"/>
          <w:color w:val="auto"/>
        </w:rPr>
      </w:pPr>
      <w:r w:rsidRPr="23D7CE73" w:rsidR="23D7CE73">
        <w:rPr>
          <w:rFonts w:ascii="Times New Roman" w:hAnsi="Times New Roman" w:eastAsia="Times New Roman" w:cs="Times New Roman"/>
          <w:color w:val="auto"/>
        </w:rPr>
        <w:t>Contribute ideas and solutions to improve engagement and access to resources for first-generation students.</w:t>
      </w:r>
    </w:p>
    <w:p w:rsidRPr="00426A7E" w:rsidR="00FE2A3E" w:rsidP="23D7CE73" w:rsidRDefault="00DF4C9E" w14:paraId="2014D262" w14:textId="0F88521B">
      <w:pPr>
        <w:pStyle w:val="ListBullet"/>
        <w:numPr>
          <w:ilvl w:val="0"/>
          <w:numId w:val="0"/>
        </w:numPr>
        <w:rPr>
          <w:rFonts w:ascii="Times New Roman" w:hAnsi="Times New Roman" w:eastAsia="Times New Roman" w:cs="Times New Roman"/>
          <w:color w:val="auto"/>
        </w:rPr>
      </w:pPr>
      <w:r w:rsidRPr="23D7CE73" w:rsidR="23D7CE73">
        <w:rPr>
          <w:rFonts w:ascii="Times New Roman" w:hAnsi="Times New Roman" w:eastAsia="Times New Roman" w:cs="Times New Roman"/>
          <w:b w:val="1"/>
          <w:bCs w:val="1"/>
          <w:color w:val="auto"/>
        </w:rPr>
        <w:t>LC Computing Club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23D7CE73" w:rsidR="23D7CE73">
        <w:rPr>
          <w:rFonts w:ascii="Times New Roman" w:hAnsi="Times New Roman" w:eastAsia="Times New Roman" w:cs="Times New Roman"/>
          <w:color w:val="auto"/>
        </w:rPr>
        <w:t>March 2026 – Present</w:t>
      </w:r>
    </w:p>
    <w:p w:rsidR="23D7CE73" w:rsidP="23D7CE73" w:rsidRDefault="23D7CE73" w14:paraId="56E41F09" w14:textId="483A2349">
      <w:pPr>
        <w:pStyle w:val="ListBullet"/>
        <w:rPr>
          <w:rFonts w:ascii="Times New Roman" w:hAnsi="Times New Roman" w:eastAsia="Times New Roman" w:cs="Times New Roman"/>
          <w:color w:val="auto"/>
        </w:rPr>
      </w:pPr>
      <w:r w:rsidRPr="23D7CE73" w:rsidR="23D7CE73">
        <w:rPr>
          <w:rFonts w:ascii="Times New Roman" w:hAnsi="Times New Roman" w:eastAsia="Times New Roman" w:cs="Times New Roman"/>
          <w:color w:val="auto"/>
        </w:rPr>
        <w:t>Co-founded LC Computing Club to foster collaboration, technical learning, and professional development among computer science students.</w:t>
      </w:r>
    </w:p>
    <w:sectPr w:rsidRPr="00426A7E" w:rsidR="00FE2A3E" w:rsidSect="005A1B77">
      <w:pgSz w:w="12240" w:h="15840" w:orient="portrait"/>
      <w:pgMar w:top="720" w:right="720" w:bottom="720" w:left="720" w:header="720" w:footer="2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5E49" w:rsidP="00053C77" w:rsidRDefault="00A45E49" w14:paraId="037CB6C6" w14:textId="77777777">
      <w:pPr>
        <w:spacing w:after="0" w:line="240" w:lineRule="auto"/>
      </w:pPr>
      <w:r>
        <w:separator/>
      </w:r>
    </w:p>
  </w:endnote>
  <w:endnote w:type="continuationSeparator" w:id="0">
    <w:p w:rsidR="00A45E49" w:rsidP="00053C77" w:rsidRDefault="00A45E49" w14:paraId="5A62CD4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5E49" w:rsidP="00053C77" w:rsidRDefault="00A45E49" w14:paraId="72CC5E6A" w14:textId="77777777">
      <w:pPr>
        <w:spacing w:after="0" w:line="240" w:lineRule="auto"/>
      </w:pPr>
      <w:r>
        <w:separator/>
      </w:r>
    </w:p>
  </w:footnote>
  <w:footnote w:type="continuationSeparator" w:id="0">
    <w:p w:rsidR="00A45E49" w:rsidP="00053C77" w:rsidRDefault="00A45E49" w14:paraId="64EB55D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84A62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1230718C"/>
    <w:multiLevelType w:val="hybridMultilevel"/>
    <w:tmpl w:val="C8C256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036A51"/>
    <w:multiLevelType w:val="hybridMultilevel"/>
    <w:tmpl w:val="D87A5C2A"/>
    <w:lvl w:ilvl="0" w:tplc="04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3" w15:restartNumberingAfterBreak="0">
    <w:nsid w:val="19A50EC6"/>
    <w:multiLevelType w:val="hybridMultilevel"/>
    <w:tmpl w:val="0BCE5A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40A39B6"/>
    <w:multiLevelType w:val="hybridMultilevel"/>
    <w:tmpl w:val="8B62CD6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2C5F6DF4"/>
    <w:multiLevelType w:val="hybridMultilevel"/>
    <w:tmpl w:val="E4D08A9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69E7AB5"/>
    <w:multiLevelType w:val="hybridMultilevel"/>
    <w:tmpl w:val="7D4078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BA01A7B"/>
    <w:multiLevelType w:val="hybridMultilevel"/>
    <w:tmpl w:val="24A65E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E61641"/>
    <w:multiLevelType w:val="hybridMultilevel"/>
    <w:tmpl w:val="ECA061F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1E05FC9"/>
    <w:multiLevelType w:val="hybridMultilevel"/>
    <w:tmpl w:val="EBE2C6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0F210A6"/>
    <w:multiLevelType w:val="hybridMultilevel"/>
    <w:tmpl w:val="DDDE07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5E455BA"/>
    <w:multiLevelType w:val="hybridMultilevel"/>
    <w:tmpl w:val="214CB2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B051C1E"/>
    <w:multiLevelType w:val="hybridMultilevel"/>
    <w:tmpl w:val="D7F2FA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DBA053A"/>
    <w:multiLevelType w:val="hybridMultilevel"/>
    <w:tmpl w:val="87AAF6A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66DD709A"/>
    <w:multiLevelType w:val="hybridMultilevel"/>
    <w:tmpl w:val="A1B8969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B678AC54">
      <w:numFmt w:val="bullet"/>
      <w:lvlText w:val="•"/>
      <w:lvlJc w:val="left"/>
      <w:pPr>
        <w:ind w:left="2160" w:hanging="360"/>
      </w:pPr>
      <w:rPr>
        <w:rFonts w:hint="default" w:ascii="Times New Roman" w:hAnsi="Times New Roman" w:cs="Times New Roman" w:eastAsiaTheme="minorHAnsi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6DC55AF7"/>
    <w:multiLevelType w:val="hybridMultilevel"/>
    <w:tmpl w:val="F40C14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36982162">
    <w:abstractNumId w:val="1"/>
  </w:num>
  <w:num w:numId="2" w16cid:durableId="1945069593">
    <w:abstractNumId w:val="11"/>
  </w:num>
  <w:num w:numId="3" w16cid:durableId="1602568615">
    <w:abstractNumId w:val="15"/>
  </w:num>
  <w:num w:numId="4" w16cid:durableId="1022822704">
    <w:abstractNumId w:val="14"/>
  </w:num>
  <w:num w:numId="5" w16cid:durableId="1084258676">
    <w:abstractNumId w:val="8"/>
  </w:num>
  <w:num w:numId="6" w16cid:durableId="127476662">
    <w:abstractNumId w:val="13"/>
  </w:num>
  <w:num w:numId="7" w16cid:durableId="1075393709">
    <w:abstractNumId w:val="4"/>
  </w:num>
  <w:num w:numId="8" w16cid:durableId="2012902734">
    <w:abstractNumId w:val="2"/>
  </w:num>
  <w:num w:numId="9" w16cid:durableId="101388363">
    <w:abstractNumId w:val="6"/>
  </w:num>
  <w:num w:numId="10" w16cid:durableId="1931742026">
    <w:abstractNumId w:val="3"/>
  </w:num>
  <w:num w:numId="11" w16cid:durableId="2059670674">
    <w:abstractNumId w:val="10"/>
  </w:num>
  <w:num w:numId="12" w16cid:durableId="963198324">
    <w:abstractNumId w:val="12"/>
  </w:num>
  <w:num w:numId="13" w16cid:durableId="48237889">
    <w:abstractNumId w:val="7"/>
  </w:num>
  <w:num w:numId="14" w16cid:durableId="616258703">
    <w:abstractNumId w:val="5"/>
  </w:num>
  <w:num w:numId="15" w16cid:durableId="1946965055">
    <w:abstractNumId w:val="9"/>
  </w:num>
  <w:num w:numId="16" w16cid:durableId="147699582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76"/>
    <w:rsid w:val="00000E76"/>
    <w:rsid w:val="00011DAC"/>
    <w:rsid w:val="00030378"/>
    <w:rsid w:val="00053C77"/>
    <w:rsid w:val="00054826"/>
    <w:rsid w:val="00055301"/>
    <w:rsid w:val="000614E8"/>
    <w:rsid w:val="000B2AE8"/>
    <w:rsid w:val="00106D7A"/>
    <w:rsid w:val="00150BE4"/>
    <w:rsid w:val="00177CB0"/>
    <w:rsid w:val="001E0429"/>
    <w:rsid w:val="002064BD"/>
    <w:rsid w:val="002553A2"/>
    <w:rsid w:val="00256546"/>
    <w:rsid w:val="002672A0"/>
    <w:rsid w:val="0027756B"/>
    <w:rsid w:val="002E4CA7"/>
    <w:rsid w:val="002F7726"/>
    <w:rsid w:val="00345AE0"/>
    <w:rsid w:val="0039613E"/>
    <w:rsid w:val="003A1A76"/>
    <w:rsid w:val="00410B5C"/>
    <w:rsid w:val="00426A7E"/>
    <w:rsid w:val="00437BB7"/>
    <w:rsid w:val="00440DED"/>
    <w:rsid w:val="00445DCE"/>
    <w:rsid w:val="00456901"/>
    <w:rsid w:val="004D1588"/>
    <w:rsid w:val="004E48D7"/>
    <w:rsid w:val="00506D75"/>
    <w:rsid w:val="00523FF7"/>
    <w:rsid w:val="00533924"/>
    <w:rsid w:val="00556FDF"/>
    <w:rsid w:val="0057140C"/>
    <w:rsid w:val="005A1B77"/>
    <w:rsid w:val="00651728"/>
    <w:rsid w:val="00653E6F"/>
    <w:rsid w:val="006A3F1F"/>
    <w:rsid w:val="006E3478"/>
    <w:rsid w:val="006E3653"/>
    <w:rsid w:val="0079733D"/>
    <w:rsid w:val="007E2FAC"/>
    <w:rsid w:val="007F0AB6"/>
    <w:rsid w:val="007F673E"/>
    <w:rsid w:val="00827EC2"/>
    <w:rsid w:val="008467F6"/>
    <w:rsid w:val="008E0666"/>
    <w:rsid w:val="008F67E0"/>
    <w:rsid w:val="009132CB"/>
    <w:rsid w:val="00921BEA"/>
    <w:rsid w:val="009E70BE"/>
    <w:rsid w:val="009F11EA"/>
    <w:rsid w:val="00A06072"/>
    <w:rsid w:val="00A10876"/>
    <w:rsid w:val="00A422AC"/>
    <w:rsid w:val="00A45E49"/>
    <w:rsid w:val="00A558E3"/>
    <w:rsid w:val="00A806D0"/>
    <w:rsid w:val="00AA2DD6"/>
    <w:rsid w:val="00AA6E25"/>
    <w:rsid w:val="00AB5E78"/>
    <w:rsid w:val="00AE06F8"/>
    <w:rsid w:val="00B03CA8"/>
    <w:rsid w:val="00B76EB9"/>
    <w:rsid w:val="00B92A3F"/>
    <w:rsid w:val="00BA5892"/>
    <w:rsid w:val="00BB494D"/>
    <w:rsid w:val="00BC2920"/>
    <w:rsid w:val="00BF075D"/>
    <w:rsid w:val="00C30AD2"/>
    <w:rsid w:val="00C6169E"/>
    <w:rsid w:val="00C7072E"/>
    <w:rsid w:val="00CA4020"/>
    <w:rsid w:val="00CE1AAB"/>
    <w:rsid w:val="00D1713A"/>
    <w:rsid w:val="00D2045A"/>
    <w:rsid w:val="00D40D15"/>
    <w:rsid w:val="00D67E0C"/>
    <w:rsid w:val="00DF4C9E"/>
    <w:rsid w:val="00E276E9"/>
    <w:rsid w:val="00E3722B"/>
    <w:rsid w:val="00E66F2A"/>
    <w:rsid w:val="00E76274"/>
    <w:rsid w:val="00E8349D"/>
    <w:rsid w:val="00EA7424"/>
    <w:rsid w:val="00F00065"/>
    <w:rsid w:val="00F23D29"/>
    <w:rsid w:val="00F24069"/>
    <w:rsid w:val="00F767EC"/>
    <w:rsid w:val="00F964C0"/>
    <w:rsid w:val="00FB7A7B"/>
    <w:rsid w:val="00FE2A3E"/>
    <w:rsid w:val="00FE58A4"/>
    <w:rsid w:val="00FF2EF8"/>
    <w:rsid w:val="00FF667B"/>
    <w:rsid w:val="23D7CE73"/>
    <w:rsid w:val="63F66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BC8A"/>
  <w15:chartTrackingRefBased/>
  <w15:docId w15:val="{1C27C2C0-7ECE-4F1C-88C1-3EF329F61C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Comment Reference"/>
    <w:basedOn w:val="DefaultParagraphFont"/>
    <w:uiPriority w:val="99"/>
    <w:semiHidden/>
    <w:unhideWhenUsed/>
    <w:rsid w:val="007F673E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7F673E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F673E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7F673E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F673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67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F673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553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3C7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53C77"/>
  </w:style>
  <w:style w:type="paragraph" w:styleId="Footer">
    <w:name w:val="footer"/>
    <w:basedOn w:val="Normal"/>
    <w:link w:val="FooterChar"/>
    <w:uiPriority w:val="99"/>
    <w:unhideWhenUsed/>
    <w:rsid w:val="00053C7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53C77"/>
  </w:style>
  <w:style w:type="character" w:styleId="Hyperlink">
    <w:name w:val="Hyperlink"/>
    <w:basedOn w:val="DefaultParagraphFont"/>
    <w:uiPriority w:val="99"/>
    <w:unhideWhenUsed/>
    <w:rsid w:val="00F000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06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6169E"/>
    <w:pPr>
      <w:spacing w:after="0" w:line="240" w:lineRule="auto"/>
    </w:pPr>
  </w:style>
  <w:style w:type="paragraph" w:styleId="ListBullet">
    <w:name w:val="List Bullet"/>
    <w:basedOn w:val="Normal"/>
    <w:uiPriority w:val="99"/>
    <w:unhideWhenUsed/>
    <w:rsid w:val="00054826"/>
    <w:pPr>
      <w:numPr>
        <w:numId w:val="1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80A996-42B0-44CD-9418-696BBAFF154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Erin L. Cassetto</dc:creator>
  <keywords/>
  <dc:description/>
  <lastModifiedBy>Brian E. Holly</lastModifiedBy>
  <revision>61</revision>
  <lastPrinted>2026-03-23T18:49:00.0000000Z</lastPrinted>
  <dcterms:created xsi:type="dcterms:W3CDTF">2026-03-23T19:14:00.0000000Z</dcterms:created>
  <dcterms:modified xsi:type="dcterms:W3CDTF">2026-03-24T22:25:44.5534218Z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9114a483-179a-498a-9470-fc28aab47fa1</vt:lpwstr>
  </property>
</Properties>
</file>